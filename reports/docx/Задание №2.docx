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76606114"/>
        <w:docPartObj>
          <w:docPartGallery w:val="Cover Pages"/>
          <w:docPartUnique/>
        </w:docPartObj>
      </w:sdtPr>
      <w:sdtContent>
        <w:p w14:paraId="45838200" w14:textId="4652A5C2" w:rsidR="00D11B95" w:rsidRDefault="00D51C8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3CEEEB" wp14:editId="725F328E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8494</wp:posOffset>
                    </wp:positionV>
                    <wp:extent cx="6633713" cy="1104182"/>
                    <wp:effectExtent l="0" t="0" r="0" b="1270"/>
                    <wp:wrapNone/>
                    <wp:docPr id="2" name="Надпись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33713" cy="110418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4899F8" w14:textId="77777777" w:rsidR="00A95737" w:rsidRPr="00D51C83" w:rsidRDefault="00A95737" w:rsidP="00D51C83">
                                <w:pPr>
                                  <w:pStyle w:val="af1"/>
                                  <w:jc w:val="center"/>
                                  <w:rPr>
                                    <w:b/>
                                    <w:sz w:val="28"/>
                                  </w:rPr>
                                </w:pPr>
                                <w:r w:rsidRPr="00D51C83">
                                  <w:rPr>
                                    <w:sz w:val="28"/>
                                  </w:rPr>
                                  <w:t>Федеральное государственное бюджетное образовательное учреждение высшего образования</w:t>
                                </w:r>
                                <w:r w:rsidRPr="00D51C83">
                                  <w:rPr>
                                    <w:sz w:val="28"/>
                                  </w:rPr>
                                  <w:br/>
                                  <w:t>«Московский Государственный Университет имени М.В.Ломоносова»</w:t>
                                </w:r>
                                <w:r w:rsidRPr="00D51C83">
                                  <w:rPr>
                                    <w:b/>
                                    <w:sz w:val="28"/>
                                  </w:rPr>
                                  <w:br/>
                                  <w:t>Физический факультет</w:t>
                                </w:r>
                              </w:p>
                              <w:p w14:paraId="1B1E74EC" w14:textId="77777777" w:rsidR="00A95737" w:rsidRDefault="00A9573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3CEEEB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26" type="#_x0000_t202" style="position:absolute;margin-left:0;margin-top:.65pt;width:522.35pt;height:86.9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" fillcolor="white [3201]" stroked="f" strokeweight=".5pt">
                    <v:textbox>
                      <w:txbxContent>
                        <w:p w14:paraId="594899F8" w14:textId="77777777" w:rsidR="00A95737" w:rsidRPr="00D51C83" w:rsidRDefault="00A95737" w:rsidP="00D51C83">
                          <w:pPr>
                            <w:pStyle w:val="af1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D51C83">
                            <w:rPr>
                              <w:sz w:val="28"/>
                            </w:rPr>
                            <w:t>Федеральное государственное бюджетное образовательное учреждение высшего образования</w:t>
                          </w:r>
                          <w:r w:rsidRPr="00D51C83">
                            <w:rPr>
                              <w:sz w:val="28"/>
                            </w:rPr>
                            <w:br/>
                            <w:t>«Московский Государственный Университет имени М.В.Ломоносова»</w:t>
                          </w:r>
                          <w:r w:rsidRPr="00D51C83">
                            <w:rPr>
                              <w:b/>
                              <w:sz w:val="28"/>
                            </w:rPr>
                            <w:br/>
                            <w:t>Физический факультет</w:t>
                          </w:r>
                        </w:p>
                        <w:p w14:paraId="1B1E74EC" w14:textId="77777777" w:rsidR="00A95737" w:rsidRDefault="00A95737"/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34335A30" w14:textId="04623332" w:rsidR="00D11B95" w:rsidRPr="00D11B95" w:rsidRDefault="00D11B95" w:rsidP="00D11B95">
          <w:pPr>
            <w:rPr>
              <w:rFonts w:eastAsiaTheme="majorEastAsia" w:cstheme="majorBidi"/>
              <w:b/>
              <w:spacing w:val="-10"/>
              <w:kern w:val="28"/>
              <w:sz w:val="48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E660680" wp14:editId="70D770DB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055360" cy="6720840"/>
                    <wp:effectExtent l="0" t="0" r="2540" b="1524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5536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C00CC3" w14:textId="2CFA3DF4" w:rsidR="00A95737" w:rsidRPr="00D11B95" w:rsidRDefault="00A95737">
                                <w:pPr>
                                  <w:pStyle w:val="ab"/>
                                  <w:spacing w:before="40" w:after="560" w:line="216" w:lineRule="auto"/>
                                  <w:rPr>
                                    <w:rStyle w:val="a4"/>
                                  </w:rPr>
                                </w:pPr>
                                <w:sdt>
                                  <w:sdtPr>
                                    <w:rPr>
                                      <w:rStyle w:val="a4"/>
                                    </w:rPr>
                                    <w:alias w:val="Название"/>
                                    <w:tag w:val=""/>
                                    <w:id w:val="-91817789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D11B95">
                                      <w:rPr>
                                        <w:rStyle w:val="a4"/>
                                      </w:rPr>
                                      <w:t>Отчёт по практическому заданию №</w:t>
                                    </w:r>
                                    <w:r>
                                      <w:rPr>
                                        <w:rStyle w:val="a4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Подзаголовок"/>
                                  <w:tag w:val=""/>
                                  <w:id w:val="-19990263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CB67FC3" w14:textId="12D0682D" w:rsidR="00A95737" w:rsidRDefault="00A95737" w:rsidP="00D11B95">
                                    <w:pPr>
                                      <w:pStyle w:val="ad"/>
                                    </w:pPr>
                                    <w:r>
                                      <w:t>Численное интегрирование обыкновенных дифференциальных уравнений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Автор"/>
                                  <w:tag w:val=""/>
                                  <w:id w:val="-13806237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0503D7A" w14:textId="420C7F61" w:rsidR="00A95737" w:rsidRDefault="00A95737" w:rsidP="00D11B95">
                                    <w:pPr>
                                      <w:pStyle w:val="ad"/>
                                    </w:pPr>
                                    <w:r w:rsidRPr="001D54C7">
                                      <w:t>Студен группы №437: Белашов Егор Юрьевич (u0</w:t>
                                    </w:r>
                                    <w:r w:rsidRPr="001D54C7">
                                      <w:t>=3.13)</w:t>
                                    </w:r>
                                  </w:p>
                                </w:sdtContent>
                              </w:sdt>
                              <w:p w14:paraId="6C0B94D9" w14:textId="77777777" w:rsidR="00A95737" w:rsidRDefault="00A9573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7E660680" id="Текстовое поле 131" o:spid="_x0000_s1027" type="#_x0000_t202" style="position:absolute;margin-left:0;margin-top:0;width:476.8pt;height:529.2pt;z-index:251660288;visibility:visible;mso-wrap-style:square;mso-width-percent:0;mso-height-percent:350;mso-wrap-distance-left:14.4pt;mso-wrap-distance-top:0;mso-wrap-distance-right:14.4pt;mso-wrap-distance-bottom:0;mso-position-horizontal:center;mso-position-horizontal-relative:margin;mso-position-vertical:center;mso-position-vertical-relative:margin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" filled="f" stroked="f" strokeweight=".5pt">
                    <v:textbox style="mso-fit-shape-to-text:t" inset="0,0,0,0">
                      <w:txbxContent>
                        <w:p w14:paraId="72C00CC3" w14:textId="2CFA3DF4" w:rsidR="00A95737" w:rsidRPr="00D11B95" w:rsidRDefault="00A95737">
                          <w:pPr>
                            <w:pStyle w:val="ab"/>
                            <w:spacing w:before="40" w:after="560" w:line="216" w:lineRule="auto"/>
                            <w:rPr>
                              <w:rStyle w:val="a4"/>
                            </w:rPr>
                          </w:pPr>
                          <w:sdt>
                            <w:sdtPr>
                              <w:rPr>
                                <w:rStyle w:val="a4"/>
                              </w:rPr>
                              <w:alias w:val="Название"/>
                              <w:tag w:val=""/>
                              <w:id w:val="-91817789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D11B95">
                                <w:rPr>
                                  <w:rStyle w:val="a4"/>
                                </w:rPr>
                                <w:t>Отчёт по практическому заданию №</w:t>
                              </w:r>
                              <w:r>
                                <w:rPr>
                                  <w:rStyle w:val="a4"/>
                                </w:rPr>
                                <w:t>2</w:t>
                              </w:r>
                            </w:sdtContent>
                          </w:sdt>
                        </w:p>
                        <w:sdt>
                          <w:sdtPr>
                            <w:alias w:val="Подзаголовок"/>
                            <w:tag w:val=""/>
                            <w:id w:val="-19990263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CB67FC3" w14:textId="12D0682D" w:rsidR="00A95737" w:rsidRDefault="00A95737" w:rsidP="00D11B95">
                              <w:pPr>
                                <w:pStyle w:val="ad"/>
                              </w:pPr>
                              <w:r>
                                <w:t>Численное интегрирование обыкновенных дифференциальных уравнений</w:t>
                              </w:r>
                            </w:p>
                          </w:sdtContent>
                        </w:sdt>
                        <w:sdt>
                          <w:sdtPr>
                            <w:alias w:val="Автор"/>
                            <w:tag w:val=""/>
                            <w:id w:val="-13806237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0503D7A" w14:textId="420C7F61" w:rsidR="00A95737" w:rsidRDefault="00A95737" w:rsidP="00D11B95">
                              <w:pPr>
                                <w:pStyle w:val="ad"/>
                              </w:pPr>
                              <w:r w:rsidRPr="001D54C7">
                                <w:t>Студен группы №437: Белашов Егор Юрьевич (u0</w:t>
                              </w:r>
                              <w:r w:rsidRPr="001D54C7">
                                <w:t>=3.13)</w:t>
                              </w:r>
                            </w:p>
                          </w:sdtContent>
                        </w:sdt>
                        <w:p w14:paraId="6C0B94D9" w14:textId="77777777" w:rsidR="00A95737" w:rsidRDefault="00A95737"/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-1280800292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 w:val="22"/>
          <w:szCs w:val="22"/>
          <w:lang w:eastAsia="en-US"/>
        </w:rPr>
      </w:sdtEndPr>
      <w:sdtContent>
        <w:p w14:paraId="7D97F5F5" w14:textId="5D65F45D" w:rsidR="00D11B95" w:rsidRDefault="00D11B95">
          <w:pPr>
            <w:pStyle w:val="a9"/>
          </w:pPr>
          <w:r>
            <w:t>Оглавление</w:t>
          </w:r>
        </w:p>
        <w:p w14:paraId="20E5ECF0" w14:textId="3DE905FD" w:rsidR="00802E16" w:rsidRDefault="00D11B95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610327" w:history="1">
            <w:r w:rsidR="00802E16" w:rsidRPr="007403EE">
              <w:rPr>
                <w:rStyle w:val="aa"/>
                <w:noProof/>
              </w:rPr>
              <w:t>Постановка задачи</w:t>
            </w:r>
            <w:r w:rsidR="00802E16">
              <w:rPr>
                <w:noProof/>
                <w:webHidden/>
              </w:rPr>
              <w:tab/>
            </w:r>
            <w:r w:rsidR="00802E16">
              <w:rPr>
                <w:noProof/>
                <w:webHidden/>
              </w:rPr>
              <w:fldChar w:fldCharType="begin"/>
            </w:r>
            <w:r w:rsidR="00802E16">
              <w:rPr>
                <w:noProof/>
                <w:webHidden/>
              </w:rPr>
              <w:instrText xml:space="preserve"> PAGEREF _Toc160610327 \h </w:instrText>
            </w:r>
            <w:r w:rsidR="00802E16">
              <w:rPr>
                <w:noProof/>
                <w:webHidden/>
              </w:rPr>
            </w:r>
            <w:r w:rsidR="00802E16">
              <w:rPr>
                <w:noProof/>
                <w:webHidden/>
              </w:rPr>
              <w:fldChar w:fldCharType="separate"/>
            </w:r>
            <w:r w:rsidR="000A0798">
              <w:rPr>
                <w:noProof/>
                <w:webHidden/>
              </w:rPr>
              <w:t>3</w:t>
            </w:r>
            <w:r w:rsidR="00802E16">
              <w:rPr>
                <w:noProof/>
                <w:webHidden/>
              </w:rPr>
              <w:fldChar w:fldCharType="end"/>
            </w:r>
          </w:hyperlink>
        </w:p>
        <w:p w14:paraId="2FBF841D" w14:textId="1203EF87" w:rsidR="00802E16" w:rsidRDefault="00802E16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610328" w:history="1">
            <w:r w:rsidRPr="007403EE">
              <w:rPr>
                <w:rStyle w:val="aa"/>
                <w:noProof/>
              </w:rPr>
              <w:t>Аналитическое 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_Toc160610328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07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C1D9B" w14:textId="3614A714" w:rsidR="00802E16" w:rsidRDefault="00802E16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610329" w:history="1">
            <w:r w:rsidRPr="007403EE">
              <w:rPr>
                <w:rStyle w:val="aa"/>
                <w:noProof/>
              </w:rPr>
              <w:t>Численное 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_Toc160610329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07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8B1AD" w14:textId="14E77B63" w:rsidR="00802E16" w:rsidRDefault="00802E16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610330" w:history="1">
            <w:r w:rsidRPr="007403EE">
              <w:rPr>
                <w:rStyle w:val="aa"/>
                <w:noProof/>
              </w:rPr>
              <w:t>Схема Эйлера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_Toc160610330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07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5290B" w14:textId="1DD2666F" w:rsidR="00802E16" w:rsidRDefault="00802E16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610331" w:history="1">
            <w:r w:rsidRPr="007403EE">
              <w:rPr>
                <w:rStyle w:val="aa"/>
                <w:noProof/>
              </w:rPr>
              <w:t xml:space="preserve">Дифференциальное уравнение </w:t>
            </w:r>
            <w:r w:rsidRPr="007403EE">
              <w:rPr>
                <w:rStyle w:val="aa"/>
                <w:noProof/>
                <w:lang w:val="en-US"/>
              </w:rPr>
              <w:t>n</w:t>
            </w:r>
            <w:r w:rsidRPr="007403EE">
              <w:rPr>
                <w:rStyle w:val="aa"/>
                <w:noProof/>
              </w:rPr>
              <w:t>-го порядка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_Toc160610331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07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453C0" w14:textId="2B196851" w:rsidR="00802E16" w:rsidRDefault="00802E16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610332" w:history="1">
            <w:r w:rsidRPr="007403EE">
              <w:rPr>
                <w:rStyle w:val="aa"/>
                <w:noProof/>
              </w:rPr>
              <w:t>Двухслойный метод с перешагиванием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_Toc160610332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079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DD4E7" w14:textId="55CA7D89" w:rsidR="00802E16" w:rsidRDefault="00802E16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60610333" w:history="1">
            <w:r w:rsidRPr="007403EE">
              <w:rPr>
                <w:rStyle w:val="aa"/>
                <w:noProof/>
              </w:rPr>
              <w:t>Графики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_Toc160610333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079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3BC54" w14:textId="02917298" w:rsidR="00D11B95" w:rsidRDefault="00D11B95">
          <w:r>
            <w:rPr>
              <w:b/>
              <w:bCs/>
            </w:rPr>
            <w:fldChar w:fldCharType="end"/>
          </w:r>
        </w:p>
      </w:sdtContent>
    </w:sdt>
    <w:p w14:paraId="0AD6F3CE" w14:textId="77777777" w:rsidR="00D11B95" w:rsidRDefault="00D11B95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6493937E" w14:textId="4EDFB748" w:rsidR="00F04335" w:rsidRDefault="009E0978" w:rsidP="00F04335">
      <w:pPr>
        <w:pStyle w:val="1"/>
      </w:pPr>
      <w:bookmarkStart w:id="0" w:name="_Toc160610327"/>
      <w:r>
        <w:lastRenderedPageBreak/>
        <w:t>Постановка задачи</w:t>
      </w:r>
      <w:bookmarkEnd w:id="0"/>
    </w:p>
    <w:p w14:paraId="53C54F50" w14:textId="0AF2B4CB" w:rsidR="005776FE" w:rsidRDefault="009E0978" w:rsidP="005776FE">
      <w:r>
        <w:t>Необходимо численно решить следующую задачу Коши:</w:t>
      </w:r>
    </w:p>
    <w:p w14:paraId="1C0E7450" w14:textId="3EC6C812" w:rsidR="009E0978" w:rsidRPr="00765E24" w:rsidDel="00DB538B" w:rsidRDefault="009274DE" w:rsidP="00BE2691">
      <w:pPr>
        <w:rPr>
          <w:del w:id="1" w:author="Егор Белашов" w:date="2024-03-05T22:45:00Z"/>
          <w:rFonts w:eastAsiaTheme="minorEastAsia"/>
          <w:sz w:val="32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lang w:val="en-US"/>
                                </w:rPr>
                                <m:t>d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sz w:val="32"/>
                              <w:lang w:val="en-US"/>
                            </w:rPr>
                            <m:t>+u=0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u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t=0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u</m:t>
                                      </m:r>
                                    </m:e>
                                  </m:acc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t=0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  <w:sz w:val="32"/>
                      </w:rPr>
                      <m:t>t∈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</w:rPr>
                          <m:t>0;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</m:oMath>
      </m:oMathPara>
    </w:p>
    <w:p w14:paraId="78BF8980" w14:textId="3BEF0A70" w:rsidR="00BE2691" w:rsidRDefault="00E126FA" w:rsidP="00BE2691">
      <w:pPr>
        <w:rPr>
          <w:rFonts w:eastAsiaTheme="minorEastAsia"/>
        </w:rPr>
      </w:pPr>
      <w:r>
        <w:t xml:space="preserve">Где верхний предел времени: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=20</m:t>
        </m:r>
      </m:oMath>
      <w:r>
        <w:rPr>
          <w:rFonts w:eastAsiaTheme="minorEastAsia"/>
        </w:rPr>
        <w:t>, начальная скорость изменения</w:t>
      </w:r>
      <w:r w:rsidRPr="00E126FA">
        <w:rPr>
          <w:rFonts w:eastAsiaTheme="minorEastAsia"/>
        </w:rPr>
        <w:t xml:space="preserve">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</m:oMath>
      <w:r w:rsidRPr="00E126F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определяется через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, а начальное условие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вычисляется в соответствие с правилом:</w:t>
      </w:r>
    </w:p>
    <w:p w14:paraId="4F8D429B" w14:textId="0A62EFF4" w:rsidR="00E126FA" w:rsidRDefault="00E126FA" w:rsidP="00E126FA">
      <w:r w:rsidRPr="00E126FA">
        <w:drawing>
          <wp:anchor distT="0" distB="0" distL="114300" distR="114300" simplePos="0" relativeHeight="251662336" behindDoc="0" locked="0" layoutInCell="1" allowOverlap="1" wp14:anchorId="41DF3BAE" wp14:editId="7BCE3F5A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4267835" cy="1660525"/>
            <wp:effectExtent l="19050" t="19050" r="18415" b="1587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1660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dash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В моём случае, вычисленное значение равняется:</w:t>
      </w:r>
    </w:p>
    <w:p w14:paraId="109C29ED" w14:textId="62F8948D" w:rsidR="00E126FA" w:rsidRPr="00E126FA" w:rsidRDefault="00E126FA" w:rsidP="00E126FA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2+60+32</m:t>
              </m:r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eastAsiaTheme="minorEastAsia" w:hAnsi="Cambria Math"/>
            </w:rPr>
            <m:t>≈3.13</m:t>
          </m:r>
        </m:oMath>
      </m:oMathPara>
    </w:p>
    <w:p w14:paraId="4DFBF457" w14:textId="008AA318" w:rsidR="001D54C7" w:rsidRDefault="001D54C7" w:rsidP="001D54C7">
      <w:pPr>
        <w:rPr>
          <w:rFonts w:eastAsiaTheme="minorEastAsia"/>
        </w:rPr>
      </w:pPr>
      <w:r>
        <w:rPr>
          <w:rFonts w:eastAsiaTheme="minorEastAsia"/>
        </w:rPr>
        <w:t>Необходимо получить аналитическое решение данной задачи, а также множество численных решений с различными параметрами и сравнить их.</w:t>
      </w:r>
    </w:p>
    <w:p w14:paraId="619F7E06" w14:textId="60335EC5" w:rsidR="00754092" w:rsidRDefault="00754092" w:rsidP="00754092">
      <w:pPr>
        <w:pStyle w:val="1"/>
        <w:rPr>
          <w:rFonts w:eastAsiaTheme="minorEastAsia"/>
        </w:rPr>
      </w:pPr>
      <w:bookmarkStart w:id="2" w:name="_Toc160610328"/>
      <w:r>
        <w:rPr>
          <w:rFonts w:eastAsiaTheme="minorEastAsia"/>
        </w:rPr>
        <w:t>Аналитическое решение</w:t>
      </w:r>
      <w:bookmarkEnd w:id="2"/>
    </w:p>
    <w:p w14:paraId="2DC7A5C7" w14:textId="2A69E742" w:rsidR="00754092" w:rsidRPr="00754092" w:rsidRDefault="00754092" w:rsidP="00754092">
      <w:r>
        <w:t>Задача с подстановкой начальных условий имеет решение вида:</w:t>
      </w:r>
    </w:p>
    <w:p w14:paraId="5DA5BCDA" w14:textId="4E8391BE" w:rsidR="00754092" w:rsidRPr="00754092" w:rsidDel="00DB538B" w:rsidRDefault="00754092" w:rsidP="00754092">
      <w:pPr>
        <w:rPr>
          <w:del w:id="3" w:author="Егор Белашов" w:date="2024-03-05T22:45:00Z"/>
          <w:rFonts w:ascii="Cambria Math" w:hAnsi="Cambria Math"/>
          <w:i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+u=0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=3.13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acc>
                                          <m:accPr>
                                            <m:chr m:val="̇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e>
                            </m:mr>
                          </m:m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t∈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0;20</m:t>
                              </m:r>
                            </m:e>
                          </m:d>
                        </m:e>
                      </m:mr>
                    </m:m>
                  </m:e>
                </m:d>
              </m:e>
              <m:e>
                <m:r>
                  <w:rPr>
                    <w:rFonts w:ascii="Cambria Math" w:hAnsi="Cambria Math"/>
                  </w:rPr>
                  <m:t>→</m:t>
                </m:r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=+A∙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+B∙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mr>
                  <m:m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=-A∙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  <m:r>
                            <w:rPr>
                              <w:rFonts w:ascii="Cambria Math" w:hAnsi="Cambria Math"/>
                            </w:rPr>
                            <m:t>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+B∙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mr>
                </m:m>
              </m:e>
            </m:mr>
          </m:m>
        </m:oMath>
      </m:oMathPara>
    </w:p>
    <w:p w14:paraId="3FB65BF7" w14:textId="73B08D3C" w:rsidR="00754092" w:rsidRDefault="00754092" w:rsidP="00754092">
      <w:r>
        <w:t>Подстановка граничных и начальных условий в данное уравнение даёт следующий результат:</w:t>
      </w:r>
    </w:p>
    <w:p w14:paraId="57273A25" w14:textId="666FD722" w:rsidR="00754092" w:rsidRPr="009A0412" w:rsidRDefault="00754092" w:rsidP="00754092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t=0</m:t>
                    </m:r>
                  </m:e>
                </m:d>
                <m:r>
                  <w:rPr>
                    <w:rFonts w:ascii="Cambria Math" w:hAnsi="Cambria Math"/>
                  </w:rPr>
                  <m:t>=A=3.13</m:t>
                </m:r>
              </m:e>
            </m:mr>
            <m:m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t=0</m:t>
                    </m:r>
                  </m:e>
                </m:d>
                <m:r>
                  <w:rPr>
                    <w:rFonts w:ascii="Cambria Math" w:hAnsi="Cambria Math"/>
                  </w:rPr>
                  <m:t>=B=0</m:t>
                </m:r>
              </m:e>
            </m:mr>
          </m:m>
          <m:r>
            <w:rPr>
              <w:rFonts w:ascii="Cambria Math" w:hAnsi="Cambria Math"/>
            </w:rPr>
            <m:t>→u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=3.13∙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14:paraId="6B9D331A" w14:textId="46801BB2" w:rsidR="009A0412" w:rsidRPr="00E651CA" w:rsidRDefault="009A0412" w:rsidP="009A0412">
      <w:pPr>
        <w:pStyle w:val="1"/>
        <w:rPr>
          <w:lang w:val="en-US"/>
        </w:rPr>
      </w:pPr>
      <w:bookmarkStart w:id="4" w:name="_Toc160610329"/>
      <w:r>
        <w:t>Численное решение</w:t>
      </w:r>
      <w:bookmarkEnd w:id="4"/>
    </w:p>
    <w:p w14:paraId="3BB35A60" w14:textId="3A4E61B0" w:rsidR="00765E24" w:rsidRDefault="00765E24" w:rsidP="00765E24">
      <w:pPr>
        <w:pStyle w:val="2"/>
      </w:pPr>
      <w:bookmarkStart w:id="5" w:name="_Toc160610330"/>
      <w:r>
        <w:t>Схема Эйлера</w:t>
      </w:r>
      <w:bookmarkEnd w:id="5"/>
    </w:p>
    <w:p w14:paraId="6C066371" w14:textId="6A810FF8" w:rsidR="00765E24" w:rsidRDefault="00765E24" w:rsidP="00765E24">
      <w:r>
        <w:t>Система уравнений схемы Эйлера выглядит следующим образом:</w:t>
      </w:r>
    </w:p>
    <w:p w14:paraId="744E7BE0" w14:textId="7E5EE760" w:rsidR="00765E24" w:rsidRPr="00DB58D0" w:rsidRDefault="00765E24" w:rsidP="00765E24">
      <w:pPr>
        <w:rPr>
          <w:rFonts w:eastAsiaTheme="minorEastAsia"/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,t</m:t>
                        </m:r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t=0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1,0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,t</m:t>
                        </m:r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t=0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n,0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→</m:t>
          </m:r>
          <w:bookmarkStart w:id="6" w:name="_Hlk160577097"/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,t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</m:acc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t=0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  <w:bookmarkEnd w:id="6"/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где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⋯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</m:mr>
                <m:m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,t</m:t>
                                  </m:r>
                                </m:e>
                              </m:d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,t</m:t>
                                  </m:r>
                                </m:e>
                              </m:d>
                            </m:e>
                          </m:mr>
                        </m:m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1,0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n,0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</m:mr>
              </m:m>
            </m:e>
          </m:d>
        </m:oMath>
      </m:oMathPara>
    </w:p>
    <w:p w14:paraId="19DF5C2B" w14:textId="65905666" w:rsidR="00DB58D0" w:rsidRDefault="00705155" w:rsidP="00DB58D0">
      <w:r>
        <w:t xml:space="preserve"> С</w:t>
      </w:r>
      <w:r w:rsidR="00DB58D0">
        <w:t>истема уравнений решается по схеме Эйлера следующим образом:</w:t>
      </w:r>
    </w:p>
    <w:p w14:paraId="0B6C0C58" w14:textId="183ACF79" w:rsidR="00DB58D0" w:rsidRPr="00A95737" w:rsidRDefault="00705155" w:rsidP="00DB58D0">
      <w:pPr>
        <w:rPr>
          <w:rFonts w:eastAsiaTheme="minorEastAsia"/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(i)</m:t>
                        </m:r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,…,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</m:d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(i)</m:t>
                        </m:r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,…,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</m:d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∙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14:paraId="23360FB4" w14:textId="1570389B" w:rsidR="00A95737" w:rsidRDefault="00A95737" w:rsidP="00A95737">
      <w:pPr>
        <w:pStyle w:val="2"/>
      </w:pPr>
      <w:bookmarkStart w:id="7" w:name="_Toc160610331"/>
      <w:r>
        <w:t xml:space="preserve">Дифференциальное уравнение </w:t>
      </w:r>
      <w:r>
        <w:rPr>
          <w:lang w:val="en-US"/>
        </w:rPr>
        <w:t>n</w:t>
      </w:r>
      <w:r>
        <w:t>-го порядка</w:t>
      </w:r>
      <w:bookmarkEnd w:id="7"/>
      <w:r>
        <w:t xml:space="preserve"> </w:t>
      </w:r>
    </w:p>
    <w:p w14:paraId="1A3F6395" w14:textId="4D298220" w:rsidR="00A95737" w:rsidRDefault="00A95737" w:rsidP="00A95737">
      <w:r>
        <w:t xml:space="preserve">Дифференциальное уравнение </w:t>
      </w:r>
      <m:oMath>
        <m:r>
          <w:rPr>
            <w:rFonts w:ascii="Cambria Math" w:hAnsi="Cambria Math"/>
          </w:rPr>
          <m:t>n</m:t>
        </m:r>
      </m:oMath>
      <w:r w:rsidRPr="00A95737">
        <w:rPr>
          <w:rFonts w:eastAsiaTheme="minorEastAsia"/>
        </w:rPr>
        <w:t>-</w:t>
      </w:r>
      <w:proofErr w:type="spellStart"/>
      <w:r>
        <w:rPr>
          <w:rFonts w:eastAsiaTheme="minorEastAsia"/>
        </w:rPr>
        <w:t>го</w:t>
      </w:r>
      <w:proofErr w:type="spellEnd"/>
      <w:r w:rsidRPr="00A95737">
        <w:rPr>
          <w:rFonts w:eastAsiaTheme="minorEastAsia"/>
        </w:rPr>
        <w:t xml:space="preserve"> </w:t>
      </w:r>
      <w:r>
        <w:rPr>
          <w:rFonts w:eastAsiaTheme="minorEastAsia"/>
        </w:rPr>
        <w:t>порядка</w:t>
      </w:r>
      <w:r>
        <w:t xml:space="preserve"> может быть сведено к схеме Эйлера и числено решено. Покажу как произвести данное сведение:</w:t>
      </w:r>
    </w:p>
    <w:p w14:paraId="5B754EEC" w14:textId="65763B88" w:rsidR="00A95737" w:rsidRPr="00BB24E4" w:rsidRDefault="00A95737" w:rsidP="00A95737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=f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u,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,…,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,t</m:t>
                        </m:r>
                      </m:e>
                    </m:d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∂u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∂t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begChr m:val="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∂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k-1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∂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k-1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k-1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∂t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r>
                <w:rPr>
                  <w:rFonts w:ascii="Cambria Math" w:hAnsi="Cambria Math"/>
                </w:rPr>
                <m:t>→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e>
          </m:d>
          <m:r>
            <w:rPr>
              <w:rFonts w:ascii="Cambria Math" w:hAnsi="Cambria Math"/>
            </w:rPr>
            <m:t>→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,t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</m:acc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t=0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40BBA9D3" w14:textId="07B0A5F8" w:rsidR="005E7770" w:rsidRDefault="005E7770" w:rsidP="005E7770">
      <w:pPr>
        <w:rPr>
          <w:rFonts w:eastAsiaTheme="minorEastAsia"/>
        </w:rPr>
      </w:pPr>
      <w:r>
        <w:rPr>
          <w:rFonts w:eastAsiaTheme="minorEastAsia"/>
        </w:rPr>
        <w:t>Считаю нужным в явном виде написать вектора, приведённые в это</w:t>
      </w:r>
      <w:r>
        <w:rPr>
          <w:rFonts w:eastAsiaTheme="minorEastAsia"/>
        </w:rPr>
        <w:t xml:space="preserve">й системе </w:t>
      </w:r>
      <w:r w:rsidRPr="00105C25">
        <w:rPr>
          <w:rFonts w:eastAsiaTheme="minorEastAsia"/>
        </w:rPr>
        <w:t>(</w:t>
      </w:r>
      <w:r>
        <w:rPr>
          <w:rFonts w:eastAsiaTheme="minorEastAsia"/>
        </w:rPr>
        <w:t>запишем столбцами для компактности</w:t>
      </w:r>
      <w:r w:rsidRPr="00105C25">
        <w:rPr>
          <w:rFonts w:eastAsiaTheme="minorEastAsia"/>
        </w:rPr>
        <w:t>)</w:t>
      </w:r>
      <w:r>
        <w:rPr>
          <w:rFonts w:eastAsiaTheme="minorEastAsia"/>
        </w:rPr>
        <w:t>:</w:t>
      </w:r>
    </w:p>
    <w:p w14:paraId="7A6ED938" w14:textId="714F55AC" w:rsidR="005E7770" w:rsidRPr="00BB24E4" w:rsidRDefault="005E7770" w:rsidP="005E7770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</m:acc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(i)</m:t>
                              </m:r>
                            </m:sup>
                          </m:sSup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lang w:val="en-US"/>
                                              </w:rPr>
                                              <m:t>∂u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lang w:val="en-US"/>
                                              </w:rPr>
                                              <m:t>∂t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k-1</m:t>
                                    </m:r>
                                  </m:sub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lang w:val="en-US"/>
                                                  </w:rPr>
                                                  <m:t>∂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lang w:val="en-US"/>
                                                  </w:rPr>
                                                  <m:t>k-1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lang w:val="en-US"/>
                                              </w:rPr>
                                              <m:t>u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lang w:val="en-US"/>
                                              </w:rPr>
                                              <m:t>∂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lang w:val="en-US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lang w:val="en-US"/>
                                                  </w:rPr>
                                                  <m:t>k-1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sup>
                                </m:sSup>
                              </m:e>
                            </m:mr>
                          </m:m>
                        </m:e>
                      </m:mr>
                    </m:m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k-1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k-1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,t</m:t>
                              </m:r>
                            </m:e>
                          </m:d>
                        </m:e>
                      </m:mr>
                    </m:m>
                  </m:e>
                </m:d>
              </m:e>
            </m:mr>
          </m:m>
        </m:oMath>
      </m:oMathPara>
    </w:p>
    <w:p w14:paraId="1EDA88B7" w14:textId="3DDAB431" w:rsidR="005E7770" w:rsidRDefault="005E7770" w:rsidP="00A95737">
      <w:pPr>
        <w:rPr>
          <w:rFonts w:eastAsiaTheme="minorEastAsia"/>
        </w:rPr>
      </w:pPr>
      <w:r>
        <w:rPr>
          <w:rFonts w:eastAsiaTheme="minorEastAsia"/>
        </w:rPr>
        <w:t>Численная схема решения данного уравнения была получена раннее:</w:t>
      </w:r>
    </w:p>
    <w:p w14:paraId="0EE14214" w14:textId="1755CC8B" w:rsidR="003C213D" w:rsidRPr="00A43519" w:rsidRDefault="005E7770" w:rsidP="003C213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∙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14:paraId="7D3339EC" w14:textId="4D78E2F8" w:rsidR="00517E35" w:rsidRPr="00517E35" w:rsidRDefault="00D4208D" w:rsidP="00517E35">
      <w:pPr>
        <w:pStyle w:val="2"/>
        <w:rPr>
          <w:rFonts w:eastAsiaTheme="minorEastAsia"/>
        </w:rPr>
      </w:pPr>
      <w:bookmarkStart w:id="8" w:name="_Toc160610332"/>
      <w:r>
        <w:rPr>
          <w:rFonts w:eastAsiaTheme="minorEastAsia"/>
        </w:rPr>
        <w:t>Двухслойный метод с перешагиванием</w:t>
      </w:r>
      <w:bookmarkEnd w:id="8"/>
    </w:p>
    <w:p w14:paraId="4DE0777F" w14:textId="158DD50E" w:rsidR="00D4208D" w:rsidRDefault="00D4208D" w:rsidP="00D4208D">
      <w:r>
        <w:t>Векторное определение двухслойного метода выглядит так:</w:t>
      </w:r>
    </w:p>
    <w:p w14:paraId="25E667E4" w14:textId="32BF0F0E" w:rsidR="00D4208D" w:rsidRDefault="00D4208D" w:rsidP="00D4208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>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∙</m:t>
          </m:r>
          <m:r>
            <w:rPr>
              <w:rFonts w:ascii="Cambria Math" w:eastAsiaTheme="minorEastAsia" w:hAnsi="Cambria Math"/>
            </w:rPr>
            <m:t>2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14:paraId="667C88B2" w14:textId="5AF4195F" w:rsidR="00517E35" w:rsidRDefault="003C213D" w:rsidP="00A95737">
      <w:r>
        <w:t>При этом шаг берётся в два раза меньше необходимого для соответствия исходно необходимой сетке.</w:t>
      </w:r>
      <w:r w:rsidR="00A43519" w:rsidRPr="00A43519">
        <w:t xml:space="preserve"> </w:t>
      </w:r>
      <w:r w:rsidR="00A43519">
        <w:t>Раскроем это выражение для понятности:</w:t>
      </w:r>
    </w:p>
    <w:p w14:paraId="617E44F9" w14:textId="3812AC13" w:rsidR="00A43519" w:rsidRPr="00A3596C" w:rsidRDefault="00A43519" w:rsidP="00A95737">
      <w:pPr>
        <w:rPr>
          <w:rFonts w:eastAsiaTheme="minorEastAsia"/>
          <w:i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+1</m:t>
                        </m:r>
                      </m:e>
                    </m:d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e>
                    </m:d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Δ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t∙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e>
                    </m:d>
                  </m:sup>
                </m:sSubSup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i+1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i-1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+2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t∙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i+1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i-1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+2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t∙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u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,t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 w14:paraId="3F601544" w14:textId="406978AF" w:rsidR="00A3596C" w:rsidRDefault="00A3596C" w:rsidP="00A3596C">
      <w:r>
        <w:t xml:space="preserve">Видно, что в таком случае, каждый шаг учитывает не только предыдущее значение, но и пред предыдущее. </w:t>
      </w:r>
    </w:p>
    <w:p w14:paraId="2947BADA" w14:textId="16F6293F" w:rsidR="00E651CA" w:rsidRDefault="00E651CA" w:rsidP="00E651CA">
      <w:pPr>
        <w:pStyle w:val="1"/>
      </w:pPr>
      <w:bookmarkStart w:id="9" w:name="_Toc160610333"/>
      <w:r>
        <w:lastRenderedPageBreak/>
        <w:t>Графики</w:t>
      </w:r>
      <w:bookmarkEnd w:id="9"/>
    </w:p>
    <w:p w14:paraId="7C990610" w14:textId="58099D9B" w:rsidR="00E651CA" w:rsidRPr="00E651CA" w:rsidRDefault="00C51084" w:rsidP="00E651CA">
      <w:bookmarkStart w:id="10" w:name="_GoBack"/>
      <w:r w:rsidRPr="00C51084">
        <w:drawing>
          <wp:inline distT="0" distB="0" distL="0" distR="0" wp14:anchorId="03F01D60" wp14:editId="45490243">
            <wp:extent cx="9194676" cy="4917122"/>
            <wp:effectExtent l="508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96447" cy="491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sectPr w:rsidR="00E651CA" w:rsidRPr="00E651CA" w:rsidSect="00D51C83">
      <w:footerReference w:type="default" r:id="rId12"/>
      <w:footerReference w:type="first" r:id="rId13"/>
      <w:pgSz w:w="11906" w:h="16838"/>
      <w:pgMar w:top="720" w:right="720" w:bottom="720" w:left="720" w:header="340" w:footer="45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702D0C" w14:textId="77777777" w:rsidR="001F6BE8" w:rsidRDefault="001F6BE8" w:rsidP="003124E8">
      <w:pPr>
        <w:spacing w:after="0" w:line="240" w:lineRule="auto"/>
      </w:pPr>
      <w:r>
        <w:separator/>
      </w:r>
    </w:p>
  </w:endnote>
  <w:endnote w:type="continuationSeparator" w:id="0">
    <w:p w14:paraId="375C81FF" w14:textId="77777777" w:rsidR="001F6BE8" w:rsidRDefault="001F6BE8" w:rsidP="00312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54980071"/>
      <w:docPartObj>
        <w:docPartGallery w:val="Page Numbers (Bottom of Page)"/>
        <w:docPartUnique/>
      </w:docPartObj>
    </w:sdtPr>
    <w:sdtContent>
      <w:p w14:paraId="618A0E37" w14:textId="0C22079B" w:rsidR="00A95737" w:rsidRDefault="00A95737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A8A4C8" w14:textId="77777777" w:rsidR="00A95737" w:rsidRDefault="00A95737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78921C" w14:textId="4A4DFE60" w:rsidR="00A95737" w:rsidRPr="00D51C83" w:rsidRDefault="00A95737" w:rsidP="00D51C83">
    <w:pPr>
      <w:pStyle w:val="af1"/>
      <w:jc w:val="center"/>
    </w:pPr>
    <w:r>
      <w:t>Москва - 2024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F29218" w14:textId="77777777" w:rsidR="001F6BE8" w:rsidRDefault="001F6BE8" w:rsidP="003124E8">
      <w:pPr>
        <w:spacing w:after="0" w:line="240" w:lineRule="auto"/>
      </w:pPr>
      <w:r>
        <w:separator/>
      </w:r>
    </w:p>
  </w:footnote>
  <w:footnote w:type="continuationSeparator" w:id="0">
    <w:p w14:paraId="1A2E4799" w14:textId="77777777" w:rsidR="001F6BE8" w:rsidRDefault="001F6BE8" w:rsidP="003124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0711D"/>
    <w:multiLevelType w:val="hybridMultilevel"/>
    <w:tmpl w:val="7D941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A5DC2"/>
    <w:multiLevelType w:val="hybridMultilevel"/>
    <w:tmpl w:val="4FAA89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Егор Белашов">
    <w15:presenceInfo w15:providerId="Windows Live" w15:userId="35c81dc67b8f0e1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335"/>
    <w:rsid w:val="000A0798"/>
    <w:rsid w:val="00105C25"/>
    <w:rsid w:val="001B0E1A"/>
    <w:rsid w:val="001D54C7"/>
    <w:rsid w:val="001F6BE8"/>
    <w:rsid w:val="00307FD1"/>
    <w:rsid w:val="003124E8"/>
    <w:rsid w:val="003757D0"/>
    <w:rsid w:val="00393AEE"/>
    <w:rsid w:val="003C213D"/>
    <w:rsid w:val="00517E35"/>
    <w:rsid w:val="00530E22"/>
    <w:rsid w:val="005776FE"/>
    <w:rsid w:val="005E7770"/>
    <w:rsid w:val="0063050A"/>
    <w:rsid w:val="006E3991"/>
    <w:rsid w:val="00705155"/>
    <w:rsid w:val="007173EF"/>
    <w:rsid w:val="00754092"/>
    <w:rsid w:val="00765E24"/>
    <w:rsid w:val="00802E16"/>
    <w:rsid w:val="008676B8"/>
    <w:rsid w:val="009274DE"/>
    <w:rsid w:val="009A0412"/>
    <w:rsid w:val="009B2343"/>
    <w:rsid w:val="009E0978"/>
    <w:rsid w:val="00A3596C"/>
    <w:rsid w:val="00A43519"/>
    <w:rsid w:val="00A81404"/>
    <w:rsid w:val="00A95737"/>
    <w:rsid w:val="00AA3B9F"/>
    <w:rsid w:val="00BB24E4"/>
    <w:rsid w:val="00BE2691"/>
    <w:rsid w:val="00C0613B"/>
    <w:rsid w:val="00C51084"/>
    <w:rsid w:val="00D11B95"/>
    <w:rsid w:val="00D4208D"/>
    <w:rsid w:val="00D51C83"/>
    <w:rsid w:val="00DB538B"/>
    <w:rsid w:val="00DB58D0"/>
    <w:rsid w:val="00E126FA"/>
    <w:rsid w:val="00E51CA2"/>
    <w:rsid w:val="00E651CA"/>
    <w:rsid w:val="00F0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C6E0CC"/>
  <w15:chartTrackingRefBased/>
  <w15:docId w15:val="{01B05AE8-A01C-451B-A813-0F4297815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04335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F04335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1CA2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4335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D11B9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a4">
    <w:name w:val="Заголовок Знак"/>
    <w:basedOn w:val="a0"/>
    <w:link w:val="a3"/>
    <w:uiPriority w:val="10"/>
    <w:rsid w:val="00D11B95"/>
    <w:rPr>
      <w:rFonts w:ascii="Times New Roman" w:eastAsiaTheme="majorEastAsia" w:hAnsi="Times New Roman" w:cstheme="majorBidi"/>
      <w:b/>
      <w:spacing w:val="-10"/>
      <w:kern w:val="28"/>
      <w:sz w:val="48"/>
      <w:szCs w:val="56"/>
    </w:rPr>
  </w:style>
  <w:style w:type="character" w:customStyle="1" w:styleId="20">
    <w:name w:val="Заголовок 2 Знак"/>
    <w:basedOn w:val="a0"/>
    <w:link w:val="2"/>
    <w:uiPriority w:val="9"/>
    <w:rsid w:val="00E51CA2"/>
    <w:rPr>
      <w:rFonts w:ascii="Times New Roman" w:eastAsiaTheme="majorEastAsia" w:hAnsi="Times New Roman" w:cstheme="majorBidi"/>
      <w:b/>
      <w:sz w:val="26"/>
      <w:szCs w:val="26"/>
    </w:rPr>
  </w:style>
  <w:style w:type="paragraph" w:styleId="a5">
    <w:name w:val="List Paragraph"/>
    <w:basedOn w:val="a"/>
    <w:uiPriority w:val="34"/>
    <w:qFormat/>
    <w:rsid w:val="00F0433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757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757D0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3757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3757D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1"/>
    <w:uiPriority w:val="52"/>
    <w:rsid w:val="00BE269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0">
    <w:name w:val="Grid Table 7 Colorful Accent 3"/>
    <w:basedOn w:val="a1"/>
    <w:uiPriority w:val="52"/>
    <w:rsid w:val="00BE269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a7">
    <w:name w:val="Balloon Text"/>
    <w:basedOn w:val="a"/>
    <w:link w:val="a8"/>
    <w:uiPriority w:val="99"/>
    <w:semiHidden/>
    <w:unhideWhenUsed/>
    <w:rsid w:val="00BE26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BE2691"/>
    <w:rPr>
      <w:rFonts w:ascii="Segoe UI" w:hAnsi="Segoe UI" w:cs="Segoe UI"/>
      <w:sz w:val="18"/>
      <w:szCs w:val="18"/>
    </w:rPr>
  </w:style>
  <w:style w:type="paragraph" w:styleId="a9">
    <w:name w:val="TOC Heading"/>
    <w:basedOn w:val="1"/>
    <w:next w:val="a"/>
    <w:uiPriority w:val="39"/>
    <w:unhideWhenUsed/>
    <w:qFormat/>
    <w:rsid w:val="00D11B9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11B9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11B95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D11B95"/>
    <w:rPr>
      <w:color w:val="0563C1" w:themeColor="hyperlink"/>
      <w:u w:val="single"/>
    </w:rPr>
  </w:style>
  <w:style w:type="paragraph" w:styleId="ab">
    <w:name w:val="No Spacing"/>
    <w:link w:val="ac"/>
    <w:uiPriority w:val="1"/>
    <w:qFormat/>
    <w:rsid w:val="00D11B95"/>
    <w:pPr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D11B95"/>
    <w:rPr>
      <w:rFonts w:eastAsiaTheme="minorEastAsia"/>
      <w:lang w:eastAsia="ru-RU"/>
    </w:rPr>
  </w:style>
  <w:style w:type="paragraph" w:styleId="ad">
    <w:name w:val="Subtitle"/>
    <w:basedOn w:val="a"/>
    <w:next w:val="a"/>
    <w:link w:val="ae"/>
    <w:uiPriority w:val="11"/>
    <w:qFormat/>
    <w:rsid w:val="00D11B95"/>
    <w:pPr>
      <w:numPr>
        <w:ilvl w:val="1"/>
      </w:numPr>
    </w:pPr>
    <w:rPr>
      <w:rFonts w:eastAsiaTheme="minorEastAsia"/>
      <w:color w:val="595959" w:themeColor="text1" w:themeTint="A6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D11B95"/>
    <w:rPr>
      <w:rFonts w:ascii="Times New Roman" w:eastAsiaTheme="minorEastAsia" w:hAnsi="Times New Roman"/>
      <w:color w:val="595959" w:themeColor="text1" w:themeTint="A6"/>
      <w:spacing w:val="15"/>
    </w:rPr>
  </w:style>
  <w:style w:type="paragraph" w:styleId="af">
    <w:name w:val="header"/>
    <w:basedOn w:val="a"/>
    <w:link w:val="af0"/>
    <w:uiPriority w:val="99"/>
    <w:unhideWhenUsed/>
    <w:rsid w:val="003124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124E8"/>
    <w:rPr>
      <w:rFonts w:ascii="Times New Roman" w:hAnsi="Times New Roman"/>
    </w:rPr>
  </w:style>
  <w:style w:type="paragraph" w:styleId="af1">
    <w:name w:val="footer"/>
    <w:basedOn w:val="a"/>
    <w:link w:val="af2"/>
    <w:uiPriority w:val="99"/>
    <w:unhideWhenUsed/>
    <w:rsid w:val="003124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124E8"/>
    <w:rPr>
      <w:rFonts w:ascii="Times New Roman" w:hAnsi="Times New Roman"/>
    </w:rPr>
  </w:style>
  <w:style w:type="character" w:styleId="af3">
    <w:name w:val="Placeholder Text"/>
    <w:basedOn w:val="a0"/>
    <w:uiPriority w:val="99"/>
    <w:semiHidden/>
    <w:rsid w:val="009274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81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5" Type="http://schemas.openxmlformats.org/officeDocument/2006/relationships/settings" Target="settings.xml"/><Relationship Id="rId15" Type="http://schemas.microsoft.com/office/2011/relationships/people" Target="peop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0A1A94-BD90-4B8B-8DB1-3BA846F7B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практическому заданию №2</vt:lpstr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практическому заданию №2</dc:title>
  <dc:subject>Численное интегрирование обыкновенных дифференциальных уравнений</dc:subject>
  <dc:creator>Студен группы №437: Белашов Егор Юрьевич (u0=3.13)</dc:creator>
  <cp:keywords/>
  <dc:description/>
  <cp:lastModifiedBy>Егор Белашов</cp:lastModifiedBy>
  <cp:revision>13</cp:revision>
  <cp:lastPrinted>2024-03-06T06:38:00Z</cp:lastPrinted>
  <dcterms:created xsi:type="dcterms:W3CDTF">2024-03-05T19:39:00Z</dcterms:created>
  <dcterms:modified xsi:type="dcterms:W3CDTF">2024-03-06T06:38:00Z</dcterms:modified>
</cp:coreProperties>
</file>