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76606114"/>
        <w:docPartObj>
          <w:docPartGallery w:val="Cover Pages"/>
          <w:docPartUnique/>
        </w:docPartObj>
      </w:sdtPr>
      <w:sdtContent>
        <w:p w14:paraId="45838200" w14:textId="4652A5C2" w:rsidR="00D11B95" w:rsidRDefault="00D51C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3CEEEB" wp14:editId="725F328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8494</wp:posOffset>
                    </wp:positionV>
                    <wp:extent cx="6633713" cy="1104182"/>
                    <wp:effectExtent l="0" t="0" r="0" b="1270"/>
                    <wp:wrapNone/>
                    <wp:docPr id="2" name="Надпись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33713" cy="110418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4899F8" w14:textId="77777777" w:rsidR="00E96B07" w:rsidRPr="00D51C83" w:rsidRDefault="00E96B07" w:rsidP="00D51C83">
                                <w:pPr>
                                  <w:pStyle w:val="af1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 w:rsidRPr="00D51C83">
                                  <w:rPr>
                                    <w:sz w:val="28"/>
                                  </w:rPr>
                                  <w:t>Федеральное государственное бюджетное образовательное учреждение высшего образования</w:t>
                                </w:r>
                                <w:r w:rsidRPr="00D51C83">
                                  <w:rPr>
                                    <w:sz w:val="28"/>
                                  </w:rPr>
                                  <w:br/>
                                  <w:t>«Московский Государственный Университет имени М.В.Ломоносова»</w:t>
                                </w:r>
                                <w:r w:rsidRPr="00D51C83">
                                  <w:rPr>
                                    <w:b/>
                                    <w:sz w:val="28"/>
                                  </w:rPr>
                                  <w:br/>
                                  <w:t>Физический факультет</w:t>
                                </w:r>
                              </w:p>
                              <w:p w14:paraId="1B1E74EC" w14:textId="77777777" w:rsidR="00E96B07" w:rsidRDefault="00E96B0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3CEEEB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margin-left:0;margin-top:.65pt;width:522.35pt;height:86.9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" fillcolor="white [3201]" stroked="f" strokeweight=".5pt">
                    <v:textbox>
                      <w:txbxContent>
                        <w:p w14:paraId="594899F8" w14:textId="77777777" w:rsidR="00E96B07" w:rsidRPr="00D51C83" w:rsidRDefault="00E96B07" w:rsidP="00D51C83">
                          <w:pPr>
                            <w:pStyle w:val="af1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D51C83">
                            <w:rPr>
                              <w:sz w:val="28"/>
                            </w:rPr>
                            <w:t>Федеральное государственное бюджетное образовательное учреждение высшего образования</w:t>
                          </w:r>
                          <w:r w:rsidRPr="00D51C83">
                            <w:rPr>
                              <w:sz w:val="28"/>
                            </w:rPr>
                            <w:br/>
                            <w:t>«Московский Государственный Университет имени М.В.Ломоносова»</w:t>
                          </w:r>
                          <w:r w:rsidRPr="00D51C83">
                            <w:rPr>
                              <w:b/>
                              <w:sz w:val="28"/>
                            </w:rPr>
                            <w:br/>
                            <w:t>Физический факультет</w:t>
                          </w:r>
                        </w:p>
                        <w:p w14:paraId="1B1E74EC" w14:textId="77777777" w:rsidR="00E96B07" w:rsidRDefault="00E96B07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34335A30" w14:textId="04623332" w:rsidR="00D11B95" w:rsidRPr="00D11B95" w:rsidRDefault="00D11B95" w:rsidP="00D11B95">
          <w:pPr>
            <w:rPr>
              <w:rFonts w:eastAsiaTheme="majorEastAsia" w:cstheme="majorBidi"/>
              <w:b/>
              <w:spacing w:val="-10"/>
              <w:kern w:val="28"/>
              <w:sz w:val="48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660680" wp14:editId="70D770D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055360" cy="6720840"/>
                    <wp:effectExtent l="0" t="0" r="2540" b="152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536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C00CC3" w14:textId="1A16F687" w:rsidR="00E96B07" w:rsidRPr="00D11B95" w:rsidRDefault="00E96B07">
                                <w:pPr>
                                  <w:pStyle w:val="ab"/>
                                  <w:spacing w:before="40" w:after="560" w:line="216" w:lineRule="auto"/>
                                  <w:rPr>
                                    <w:rStyle w:val="a4"/>
                                  </w:rPr>
                                </w:pPr>
                                <w:sdt>
                                  <w:sdtPr>
                                    <w:rPr>
                                      <w:rStyle w:val="a4"/>
                                    </w:rPr>
                                    <w:alias w:val="Название"/>
                                    <w:tag w:val=""/>
                                    <w:id w:val="-91817789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11B95">
                                      <w:rPr>
                                        <w:rStyle w:val="a4"/>
                                      </w:rPr>
                                      <w:t>Отчёт по практическому заданию №</w:t>
                                    </w:r>
                                    <w:r>
                                      <w:rPr>
                                        <w:rStyle w:val="a4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Подзаголовок"/>
                                  <w:tag w:val=""/>
                                  <w:id w:val="-19990263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CB67FC3" w14:textId="167669D9" w:rsidR="00E96B07" w:rsidRDefault="00E96B07" w:rsidP="00D11B95">
                                    <w:pPr>
                                      <w:pStyle w:val="ad"/>
                                    </w:pPr>
                                    <w:r>
                                      <w:t>Численное решение уравнения теплопроводности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Автор"/>
                                  <w:tag w:val=""/>
                                  <w:id w:val="-13806237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0503D7A" w14:textId="5F8BCB9E" w:rsidR="00E96B07" w:rsidRDefault="00E96B07" w:rsidP="00D11B95">
                                    <w:pPr>
                                      <w:pStyle w:val="ad"/>
                                    </w:pPr>
                                    <w:r w:rsidRPr="001D54C7">
                                      <w:t>Студен группы №437: Белашов Егор Юрьевич (u0=</w:t>
                                    </w:r>
                                    <w:r>
                                      <w:t>2</w:t>
                                    </w:r>
                                    <w:r w:rsidRPr="001D54C7">
                                      <w:t>.</w:t>
                                    </w:r>
                                    <w:r>
                                      <w:t>67</w:t>
                                    </w:r>
                                    <w:r w:rsidRPr="001D54C7">
                                      <w:t>)</w:t>
                                    </w:r>
                                  </w:p>
                                </w:sdtContent>
                              </w:sdt>
                              <w:p w14:paraId="6C0B94D9" w14:textId="77777777" w:rsidR="00E96B07" w:rsidRDefault="00E96B0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7E660680" id="Текстовое поле 131" o:spid="_x0000_s1027" type="#_x0000_t202" style="position:absolute;margin-left:0;margin-top:0;width:476.8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center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" filled="f" stroked="f" strokeweight=".5pt">
                    <v:textbox style="mso-fit-shape-to-text:t" inset="0,0,0,0">
                      <w:txbxContent>
                        <w:p w14:paraId="72C00CC3" w14:textId="1A16F687" w:rsidR="00E96B07" w:rsidRPr="00D11B95" w:rsidRDefault="00E96B07">
                          <w:pPr>
                            <w:pStyle w:val="ab"/>
                            <w:spacing w:before="40" w:after="560" w:line="216" w:lineRule="auto"/>
                            <w:rPr>
                              <w:rStyle w:val="a4"/>
                            </w:rPr>
                          </w:pPr>
                          <w:sdt>
                            <w:sdtPr>
                              <w:rPr>
                                <w:rStyle w:val="a4"/>
                              </w:rPr>
                              <w:alias w:val="Название"/>
                              <w:tag w:val=""/>
                              <w:id w:val="-91817789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11B95">
                                <w:rPr>
                                  <w:rStyle w:val="a4"/>
                                </w:rPr>
                                <w:t>Отчёт по практическому заданию №</w:t>
                              </w:r>
                              <w:r>
                                <w:rPr>
                                  <w:rStyle w:val="a4"/>
                                </w:rPr>
                                <w:t>3</w:t>
                              </w:r>
                            </w:sdtContent>
                          </w:sdt>
                        </w:p>
                        <w:sdt>
                          <w:sdtPr>
                            <w:alias w:val="Подзаголовок"/>
                            <w:tag w:val=""/>
                            <w:id w:val="-19990263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CB67FC3" w14:textId="167669D9" w:rsidR="00E96B07" w:rsidRDefault="00E96B07" w:rsidP="00D11B95">
                              <w:pPr>
                                <w:pStyle w:val="ad"/>
                              </w:pPr>
                              <w:r>
                                <w:t>Численное решение уравнения теплопроводности</w:t>
                              </w:r>
                            </w:p>
                          </w:sdtContent>
                        </w:sdt>
                        <w:sdt>
                          <w:sdtPr>
                            <w:alias w:val="Автор"/>
                            <w:tag w:val=""/>
                            <w:id w:val="-13806237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0503D7A" w14:textId="5F8BCB9E" w:rsidR="00E96B07" w:rsidRDefault="00E96B07" w:rsidP="00D11B95">
                              <w:pPr>
                                <w:pStyle w:val="ad"/>
                              </w:pPr>
                              <w:r w:rsidRPr="001D54C7">
                                <w:t>Студен группы №437: Белашов Егор Юрьевич (u0=</w:t>
                              </w:r>
                              <w:r>
                                <w:t>2</w:t>
                              </w:r>
                              <w:r w:rsidRPr="001D54C7">
                                <w:t>.</w:t>
                              </w:r>
                              <w:r>
                                <w:t>67</w:t>
                              </w:r>
                              <w:r w:rsidRPr="001D54C7">
                                <w:t>)</w:t>
                              </w:r>
                            </w:p>
                          </w:sdtContent>
                        </w:sdt>
                        <w:p w14:paraId="6C0B94D9" w14:textId="77777777" w:rsidR="00E96B07" w:rsidRDefault="00E96B07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-12808002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97F5F5" w14:textId="5D65F45D" w:rsidR="00D11B95" w:rsidRDefault="00D11B95">
          <w:pPr>
            <w:pStyle w:val="a9"/>
          </w:pPr>
          <w:r>
            <w:t>Оглавление</w:t>
          </w:r>
        </w:p>
        <w:p w14:paraId="20E5ECF0" w14:textId="3DE905FD" w:rsidR="00802E16" w:rsidRDefault="00D11B9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610327" w:history="1">
            <w:r w:rsidR="00802E16" w:rsidRPr="007403EE">
              <w:rPr>
                <w:rStyle w:val="aa"/>
                <w:noProof/>
              </w:rPr>
              <w:t>Постановка задачи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_Toc160610327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2FBF841D" w14:textId="1203EF87" w:rsidR="00802E16" w:rsidRDefault="00E96B07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28" w:history="1">
            <w:r w:rsidR="00802E16" w:rsidRPr="007403EE">
              <w:rPr>
                <w:rStyle w:val="aa"/>
                <w:noProof/>
              </w:rPr>
              <w:t>Аналитическое решение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_Toc160610328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613C1D9B" w14:textId="3614A714" w:rsidR="00802E16" w:rsidRDefault="00E96B07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29" w:history="1">
            <w:r w:rsidR="00802E16" w:rsidRPr="007403EE">
              <w:rPr>
                <w:rStyle w:val="aa"/>
                <w:noProof/>
              </w:rPr>
              <w:t>Численное решение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_Toc160610329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5A48B1AD" w14:textId="14E77B63" w:rsidR="00802E16" w:rsidRDefault="00E96B07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0" w:history="1">
            <w:r w:rsidR="00802E16" w:rsidRPr="007403EE">
              <w:rPr>
                <w:rStyle w:val="aa"/>
                <w:noProof/>
              </w:rPr>
              <w:t>Схема Эйлера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_Toc160610330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31D5290B" w14:textId="1DD2666F" w:rsidR="00802E16" w:rsidRDefault="00E96B07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1" w:history="1">
            <w:r w:rsidR="00802E16" w:rsidRPr="007403EE">
              <w:rPr>
                <w:rStyle w:val="aa"/>
                <w:noProof/>
              </w:rPr>
              <w:t xml:space="preserve">Дифференциальное уравнение </w:t>
            </w:r>
            <w:r w:rsidR="00802E16" w:rsidRPr="007403EE">
              <w:rPr>
                <w:rStyle w:val="aa"/>
                <w:noProof/>
                <w:lang w:val="en-US"/>
              </w:rPr>
              <w:t>n</w:t>
            </w:r>
            <w:r w:rsidR="00802E16" w:rsidRPr="007403EE">
              <w:rPr>
                <w:rStyle w:val="aa"/>
                <w:noProof/>
              </w:rPr>
              <w:t>-го порядка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_Toc160610331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599453C0" w14:textId="2B196851" w:rsidR="00802E16" w:rsidRDefault="00E96B07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2" w:history="1">
            <w:r w:rsidR="00802E16" w:rsidRPr="007403EE">
              <w:rPr>
                <w:rStyle w:val="aa"/>
                <w:noProof/>
              </w:rPr>
              <w:t>Двухслойный метод с перешагиванием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_Toc160610332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4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2A5DD4E7" w14:textId="55CA7D89" w:rsidR="00802E16" w:rsidRDefault="00E96B07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3" w:history="1">
            <w:r w:rsidR="00802E16" w:rsidRPr="007403EE">
              <w:rPr>
                <w:rStyle w:val="aa"/>
                <w:noProof/>
              </w:rPr>
              <w:t>Графики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_Toc160610333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5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49C3BC54" w14:textId="02917298" w:rsidR="00D11B95" w:rsidRDefault="00D11B95">
          <w:r>
            <w:rPr>
              <w:b/>
              <w:bCs/>
            </w:rPr>
            <w:fldChar w:fldCharType="end"/>
          </w:r>
        </w:p>
      </w:sdtContent>
    </w:sdt>
    <w:p w14:paraId="0AD6F3CE" w14:textId="77777777" w:rsidR="00D11B95" w:rsidRDefault="00D11B9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493937E" w14:textId="4EDFB748" w:rsidR="00F04335" w:rsidRDefault="009E0978" w:rsidP="00F04335">
      <w:pPr>
        <w:pStyle w:val="1"/>
      </w:pPr>
      <w:bookmarkStart w:id="0" w:name="_Toc160610327"/>
      <w:r>
        <w:lastRenderedPageBreak/>
        <w:t>Постановка задачи</w:t>
      </w:r>
      <w:bookmarkEnd w:id="0"/>
    </w:p>
    <w:p w14:paraId="53C54F50" w14:textId="221752CF" w:rsidR="005776FE" w:rsidRDefault="00E96B07" w:rsidP="005776FE">
      <w:r>
        <w:t>Численно решить уравнение теплопроводности</w:t>
      </w:r>
    </w:p>
    <w:p w14:paraId="1C0E7450" w14:textId="3F8FB4C7" w:rsidR="009E0978" w:rsidRPr="00182F35" w:rsidRDefault="00E96B07" w:rsidP="00BE2691">
      <w:pPr>
        <w:rPr>
          <w:rFonts w:eastAsiaTheme="minorEastAsia"/>
          <w:sz w:val="32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∂T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=0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T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T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x=10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=0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T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t=0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x-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2</m:t>
                                  </m:r>
                                </m:sup>
                              </m:sSup>
                            </m:sup>
                          </m:sSup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 w:val="32"/>
                      </w:rPr>
                      <m:t>t∈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0;</m:t>
                        </m:r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</w:rPr>
                      <m:t>, 0≤x≤10</m:t>
                    </m:r>
                  </m:e>
                </m:mr>
              </m:m>
            </m:e>
          </m:d>
        </m:oMath>
      </m:oMathPara>
    </w:p>
    <w:p w14:paraId="4B76150D" w14:textId="5FE57CCF" w:rsidR="00182F35" w:rsidRPr="00182F35" w:rsidDel="00DB538B" w:rsidRDefault="00182F35" w:rsidP="00BE2691">
      <w:pPr>
        <w:rPr>
          <w:del w:id="1" w:author="Егор Белашов" w:date="2024-03-05T22:45:00Z"/>
          <w:rFonts w:eastAsiaTheme="minorEastAsia"/>
          <w:sz w:val="32"/>
          <w:lang w:val="en-US"/>
        </w:rPr>
      </w:pPr>
      <w:r>
        <w:rPr>
          <w:rFonts w:eastAsiaTheme="minorEastAsia"/>
          <w:sz w:val="32"/>
          <w:lang w:val="en-US"/>
        </w:rPr>
        <w:t>123</w:t>
      </w:r>
      <w:bookmarkStart w:id="2" w:name="_GoBack"/>
      <w:bookmarkEnd w:id="2"/>
    </w:p>
    <w:p w14:paraId="619F7E06" w14:textId="60335EC5" w:rsidR="00754092" w:rsidRDefault="00754092" w:rsidP="00754092">
      <w:pPr>
        <w:pStyle w:val="1"/>
        <w:rPr>
          <w:rFonts w:eastAsiaTheme="minorEastAsia"/>
        </w:rPr>
      </w:pPr>
      <w:bookmarkStart w:id="3" w:name="_Toc160610328"/>
      <w:r>
        <w:rPr>
          <w:rFonts w:eastAsiaTheme="minorEastAsia"/>
        </w:rPr>
        <w:t>Аналитическое решение</w:t>
      </w:r>
      <w:bookmarkEnd w:id="3"/>
    </w:p>
    <w:p w14:paraId="2DC7A5C7" w14:textId="2A69E742" w:rsidR="00754092" w:rsidRPr="00754092" w:rsidRDefault="00754092" w:rsidP="00754092">
      <w:r>
        <w:t>Задача с подстановкой начальных условий имеет решение вида:</w:t>
      </w:r>
    </w:p>
    <w:p w14:paraId="5DA5BCDA" w14:textId="4E8391BE" w:rsidR="00754092" w:rsidRPr="00754092" w:rsidDel="00DB538B" w:rsidRDefault="00E96B07" w:rsidP="00754092">
      <w:pPr>
        <w:rPr>
          <w:del w:id="4" w:author="Егор Белашов" w:date="2024-03-05T22:45:00Z"/>
          <w:rFonts w:ascii="Cambria Math" w:hAnsi="Cambria Math"/>
          <w:i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+u=0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=3.13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t∈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0;20</m:t>
                              </m:r>
                            </m:e>
                          </m:d>
                        </m:e>
                      </m:mr>
                    </m:m>
                  </m:e>
                </m:d>
              </m:e>
              <m:e>
                <m:r>
                  <w:rPr>
                    <w:rFonts w:ascii="Cambria Math" w:hAnsi="Cambria Math"/>
                  </w:rPr>
                  <m:t>→</m:t>
                </m: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=+A∙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+B∙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=-A∙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+B∙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mr>
                </m:m>
              </m:e>
            </m:mr>
          </m:m>
        </m:oMath>
      </m:oMathPara>
    </w:p>
    <w:p w14:paraId="3FB65BF7" w14:textId="73B08D3C" w:rsidR="00754092" w:rsidRDefault="00754092" w:rsidP="00754092">
      <w:r>
        <w:t>Подстановка граничных и начальных условий в данное уравнение даёт следующий результат:</w:t>
      </w:r>
    </w:p>
    <w:p w14:paraId="57273A25" w14:textId="666FD722" w:rsidR="00754092" w:rsidRPr="009A0412" w:rsidRDefault="00E96B07" w:rsidP="0075409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t=0</m:t>
                    </m:r>
                  </m:e>
                </m:d>
                <m:r>
                  <w:rPr>
                    <w:rFonts w:ascii="Cambria Math" w:hAnsi="Cambria Math"/>
                  </w:rPr>
                  <m:t>=A=3.13</m:t>
                </m:r>
              </m:e>
            </m:m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t=0</m:t>
                    </m:r>
                  </m:e>
                </m:d>
                <m:r>
                  <w:rPr>
                    <w:rFonts w:ascii="Cambria Math" w:hAnsi="Cambria Math"/>
                  </w:rPr>
                  <m:t>=B=0</m:t>
                </m:r>
              </m:e>
            </m:mr>
          </m:m>
          <m:r>
            <w:rPr>
              <w:rFonts w:ascii="Cambria Math" w:hAnsi="Cambria Math"/>
            </w:rPr>
            <m:t>→u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=3.13∙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6B9D331A" w14:textId="46801BB2" w:rsidR="009A0412" w:rsidRPr="00E96B07" w:rsidRDefault="009A0412" w:rsidP="009A0412">
      <w:pPr>
        <w:pStyle w:val="1"/>
      </w:pPr>
      <w:bookmarkStart w:id="5" w:name="_Toc160610329"/>
      <w:r>
        <w:t>Численное решение</w:t>
      </w:r>
      <w:bookmarkEnd w:id="5"/>
    </w:p>
    <w:p w14:paraId="3BB35A60" w14:textId="3A4E61B0" w:rsidR="00765E24" w:rsidRDefault="00765E24" w:rsidP="00765E24">
      <w:pPr>
        <w:pStyle w:val="2"/>
      </w:pPr>
      <w:bookmarkStart w:id="6" w:name="_Toc160610330"/>
      <w:r>
        <w:t>Схема Эйлера</w:t>
      </w:r>
      <w:bookmarkEnd w:id="6"/>
    </w:p>
    <w:p w14:paraId="6C066371" w14:textId="6A810FF8" w:rsidR="00765E24" w:rsidRDefault="00765E24" w:rsidP="00765E24">
      <w:r>
        <w:t>Система уравнений схемы Эйлера выглядит следующим образом:</w:t>
      </w:r>
    </w:p>
    <w:p w14:paraId="744E7BE0" w14:textId="7E5EE760" w:rsidR="00765E24" w:rsidRPr="00DB58D0" w:rsidRDefault="00E96B07" w:rsidP="00765E24">
      <w:pPr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1,0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n,0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w:bookmarkStart w:id="7" w:name="_Hlk160577097"/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acc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w:bookmarkEnd w:id="7"/>
          <m:r>
            <w:rPr>
              <w:rFonts w:ascii="Cambria Math" w:hAnsi="Cambria Math"/>
            </w:rPr>
            <m:t>, где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,t</m:t>
                                  </m:r>
                                </m:e>
                              </m:d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,t</m:t>
                                  </m:r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1,0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n,0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19DF5C2B" w14:textId="65905666" w:rsidR="00DB58D0" w:rsidRDefault="00705155" w:rsidP="00DB58D0">
      <w:r>
        <w:t xml:space="preserve"> С</w:t>
      </w:r>
      <w:r w:rsidR="00DB58D0">
        <w:t>истема уравнений решается по схеме Эйлера следующим образом:</w:t>
      </w:r>
    </w:p>
    <w:p w14:paraId="0B6C0C58" w14:textId="183ACF79" w:rsidR="00DB58D0" w:rsidRPr="00A95737" w:rsidRDefault="00E96B07" w:rsidP="00DB58D0">
      <w:pPr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(i)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(i)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23360FB4" w14:textId="1570389B" w:rsidR="00A95737" w:rsidRDefault="00A95737" w:rsidP="00A95737">
      <w:pPr>
        <w:pStyle w:val="2"/>
      </w:pPr>
      <w:bookmarkStart w:id="8" w:name="_Toc160610331"/>
      <w:r>
        <w:t xml:space="preserve">Дифференциальное уравнение </w:t>
      </w:r>
      <w:r>
        <w:rPr>
          <w:lang w:val="en-US"/>
        </w:rPr>
        <w:t>n</w:t>
      </w:r>
      <w:r>
        <w:t>-го порядка</w:t>
      </w:r>
      <w:bookmarkEnd w:id="8"/>
      <w:r>
        <w:t xml:space="preserve"> </w:t>
      </w:r>
    </w:p>
    <w:p w14:paraId="1A3F6395" w14:textId="4D298220" w:rsidR="00A95737" w:rsidRDefault="00A95737" w:rsidP="00A95737">
      <w:r>
        <w:t xml:space="preserve">Дифференциальное уравнение </w:t>
      </w:r>
      <m:oMath>
        <m:r>
          <w:rPr>
            <w:rFonts w:ascii="Cambria Math" w:hAnsi="Cambria Math"/>
          </w:rPr>
          <m:t>n</m:t>
        </m:r>
      </m:oMath>
      <w:r w:rsidRPr="00A95737">
        <w:rPr>
          <w:rFonts w:eastAsiaTheme="minorEastAsia"/>
        </w:rPr>
        <w:t>-</w:t>
      </w:r>
      <w:proofErr w:type="spellStart"/>
      <w:r>
        <w:rPr>
          <w:rFonts w:eastAsiaTheme="minorEastAsia"/>
        </w:rPr>
        <w:t>го</w:t>
      </w:r>
      <w:proofErr w:type="spellEnd"/>
      <w:r w:rsidRPr="00A95737">
        <w:rPr>
          <w:rFonts w:eastAsiaTheme="minorEastAsia"/>
        </w:rPr>
        <w:t xml:space="preserve"> </w:t>
      </w:r>
      <w:r>
        <w:rPr>
          <w:rFonts w:eastAsiaTheme="minorEastAsia"/>
        </w:rPr>
        <w:t>порядка</w:t>
      </w:r>
      <w:r>
        <w:t xml:space="preserve"> может быть сведено к схеме Эйлера и числено решено. Покажу как произвести данное сведение:</w:t>
      </w:r>
    </w:p>
    <w:p w14:paraId="5B754EEC" w14:textId="65763B88" w:rsidR="00A95737" w:rsidRPr="00BB24E4" w:rsidRDefault="00E96B07" w:rsidP="00A95737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∂t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∂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</w:rPr>
                <m:t>→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r>
            <w:rPr>
              <w:rFonts w:ascii="Cambria Math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acc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40BBA9D3" w14:textId="07B0A5F8" w:rsidR="005E7770" w:rsidRDefault="005E7770" w:rsidP="005E777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Считаю нужным в явном виде написать вектора, приведённые в этой системе </w:t>
      </w:r>
      <w:r w:rsidRPr="00105C25">
        <w:rPr>
          <w:rFonts w:eastAsiaTheme="minorEastAsia"/>
        </w:rPr>
        <w:t>(</w:t>
      </w:r>
      <w:r>
        <w:rPr>
          <w:rFonts w:eastAsiaTheme="minorEastAsia"/>
        </w:rPr>
        <w:t>запишем столбцами для компактности</w:t>
      </w:r>
      <w:r w:rsidRPr="00105C25">
        <w:rPr>
          <w:rFonts w:eastAsiaTheme="minorEastAsia"/>
        </w:rPr>
        <w:t>)</w:t>
      </w:r>
      <w:r>
        <w:rPr>
          <w:rFonts w:eastAsiaTheme="minorEastAsia"/>
        </w:rPr>
        <w:t>:</w:t>
      </w:r>
    </w:p>
    <w:p w14:paraId="7A6ED938" w14:textId="714F55AC" w:rsidR="005E7770" w:rsidRPr="00BB24E4" w:rsidRDefault="00E96B07" w:rsidP="005E7770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</m:acc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(i)</m:t>
                              </m:r>
                            </m:sup>
                          </m:s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∂t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k-1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∂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mr>
                          </m:m>
                        </m:e>
                      </m:mr>
                    </m:m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k-1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,t</m:t>
                              </m:r>
                            </m:e>
                          </m:d>
                        </m:e>
                      </m:mr>
                    </m:m>
                  </m:e>
                </m:d>
              </m:e>
            </m:mr>
          </m:m>
        </m:oMath>
      </m:oMathPara>
    </w:p>
    <w:p w14:paraId="1EDA88B7" w14:textId="3DDAB431" w:rsidR="005E7770" w:rsidRDefault="005E7770" w:rsidP="00A95737">
      <w:pPr>
        <w:rPr>
          <w:rFonts w:eastAsiaTheme="minorEastAsia"/>
        </w:rPr>
      </w:pPr>
      <w:r>
        <w:rPr>
          <w:rFonts w:eastAsiaTheme="minorEastAsia"/>
        </w:rPr>
        <w:t>Численная схема решения данного уравнения была получена раннее:</w:t>
      </w:r>
    </w:p>
    <w:p w14:paraId="0EE14214" w14:textId="1755CC8B" w:rsidR="003C213D" w:rsidRPr="00A43519" w:rsidRDefault="00E96B07" w:rsidP="003C213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7D3339EC" w14:textId="4D78E2F8" w:rsidR="00517E35" w:rsidRPr="00517E35" w:rsidRDefault="00D4208D" w:rsidP="00517E35">
      <w:pPr>
        <w:pStyle w:val="2"/>
        <w:rPr>
          <w:rFonts w:eastAsiaTheme="minorEastAsia"/>
        </w:rPr>
      </w:pPr>
      <w:bookmarkStart w:id="9" w:name="_Toc160610332"/>
      <w:r>
        <w:rPr>
          <w:rFonts w:eastAsiaTheme="minorEastAsia"/>
        </w:rPr>
        <w:t>Двухслойный метод с перешагиванием</w:t>
      </w:r>
      <w:bookmarkEnd w:id="9"/>
    </w:p>
    <w:p w14:paraId="4DE0777F" w14:textId="158DD50E" w:rsidR="00D4208D" w:rsidRDefault="00D4208D" w:rsidP="00D4208D">
      <w:r>
        <w:t>Векторное определение двухслойного метода выглядит так:</w:t>
      </w:r>
    </w:p>
    <w:p w14:paraId="25E667E4" w14:textId="32BF0F0E" w:rsidR="00D4208D" w:rsidRDefault="00E96B07" w:rsidP="00D420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∙2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667C88B2" w14:textId="5AF4195F" w:rsidR="00517E35" w:rsidRDefault="003C213D" w:rsidP="00A95737">
      <w:r>
        <w:t>При этом шаг берётся в два раза меньше необходимого для соответствия исходно необходимой сетке.</w:t>
      </w:r>
      <w:r w:rsidR="00A43519" w:rsidRPr="00A43519">
        <w:t xml:space="preserve"> </w:t>
      </w:r>
      <w:r w:rsidR="00A43519">
        <w:t>Раскроем это выражение для понятности:</w:t>
      </w:r>
    </w:p>
    <w:p w14:paraId="617E44F9" w14:textId="3812AC13" w:rsidR="00A43519" w:rsidRPr="00A3596C" w:rsidRDefault="00E96B07" w:rsidP="00A95737">
      <w:pPr>
        <w:rPr>
          <w:rFonts w:eastAsiaTheme="minorEastAsia"/>
          <w:i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i+1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t∙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e>
                    </m:d>
                  </m:sup>
                </m:sSubSup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i-1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t∙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i-1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t∙f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,t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14:paraId="3F601544" w14:textId="406978AF" w:rsidR="00A3596C" w:rsidRDefault="00A3596C" w:rsidP="00A3596C">
      <w:r>
        <w:t xml:space="preserve">Видно, что в таком случае, каждый шаг учитывает не только предыдущее значение, но и пред предыдущее. </w:t>
      </w:r>
    </w:p>
    <w:p w14:paraId="2947BADA" w14:textId="16F6293F" w:rsidR="00E651CA" w:rsidRDefault="00E651CA" w:rsidP="00E651CA">
      <w:pPr>
        <w:pStyle w:val="1"/>
      </w:pPr>
      <w:bookmarkStart w:id="10" w:name="_Toc160610333"/>
      <w:r>
        <w:lastRenderedPageBreak/>
        <w:t>Графики</w:t>
      </w:r>
      <w:bookmarkEnd w:id="10"/>
    </w:p>
    <w:p w14:paraId="7C990610" w14:textId="58099D9B" w:rsidR="00E651CA" w:rsidRPr="00E651CA" w:rsidRDefault="00C51084" w:rsidP="00E651CA">
      <w:r w:rsidRPr="00C51084">
        <w:rPr>
          <w:noProof/>
        </w:rPr>
        <w:drawing>
          <wp:inline distT="0" distB="0" distL="0" distR="0" wp14:anchorId="03F01D60" wp14:editId="45490243">
            <wp:extent cx="9194676" cy="4917122"/>
            <wp:effectExtent l="508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96447" cy="491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1CA" w:rsidRPr="00E651CA" w:rsidSect="00D51C83">
      <w:footerReference w:type="default" r:id="rId11"/>
      <w:footerReference w:type="first" r:id="rId12"/>
      <w:pgSz w:w="11906" w:h="16838"/>
      <w:pgMar w:top="720" w:right="720" w:bottom="720" w:left="720" w:header="340" w:footer="45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3CD01" w14:textId="77777777" w:rsidR="006661ED" w:rsidRDefault="006661ED" w:rsidP="003124E8">
      <w:pPr>
        <w:spacing w:after="0" w:line="240" w:lineRule="auto"/>
      </w:pPr>
      <w:r>
        <w:separator/>
      </w:r>
    </w:p>
  </w:endnote>
  <w:endnote w:type="continuationSeparator" w:id="0">
    <w:p w14:paraId="1967CA86" w14:textId="77777777" w:rsidR="006661ED" w:rsidRDefault="006661ED" w:rsidP="00312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4980071"/>
      <w:docPartObj>
        <w:docPartGallery w:val="Page Numbers (Bottom of Page)"/>
        <w:docPartUnique/>
      </w:docPartObj>
    </w:sdtPr>
    <w:sdtContent>
      <w:p w14:paraId="618A0E37" w14:textId="0C22079B" w:rsidR="00E96B07" w:rsidRDefault="00E96B07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A8A4C8" w14:textId="77777777" w:rsidR="00E96B07" w:rsidRDefault="00E96B07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8921C" w14:textId="4A4DFE60" w:rsidR="00E96B07" w:rsidRPr="00D51C83" w:rsidRDefault="00E96B07" w:rsidP="00D51C83">
    <w:pPr>
      <w:pStyle w:val="af1"/>
      <w:jc w:val="center"/>
    </w:pPr>
    <w:r>
      <w:t>Москва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3CDAA" w14:textId="77777777" w:rsidR="006661ED" w:rsidRDefault="006661ED" w:rsidP="003124E8">
      <w:pPr>
        <w:spacing w:after="0" w:line="240" w:lineRule="auto"/>
      </w:pPr>
      <w:r>
        <w:separator/>
      </w:r>
    </w:p>
  </w:footnote>
  <w:footnote w:type="continuationSeparator" w:id="0">
    <w:p w14:paraId="6A76BC0B" w14:textId="77777777" w:rsidR="006661ED" w:rsidRDefault="006661ED" w:rsidP="00312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711D"/>
    <w:multiLevelType w:val="hybridMultilevel"/>
    <w:tmpl w:val="7D94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A5DC2"/>
    <w:multiLevelType w:val="hybridMultilevel"/>
    <w:tmpl w:val="4FAA8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Егор Белашов">
    <w15:presenceInfo w15:providerId="Windows Live" w15:userId="35c81dc67b8f0e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35"/>
    <w:rsid w:val="000A0798"/>
    <w:rsid w:val="00105C25"/>
    <w:rsid w:val="00182F35"/>
    <w:rsid w:val="001B0E1A"/>
    <w:rsid w:val="001D54C7"/>
    <w:rsid w:val="001F6BE8"/>
    <w:rsid w:val="00307FD1"/>
    <w:rsid w:val="003124E8"/>
    <w:rsid w:val="003757D0"/>
    <w:rsid w:val="00393AEE"/>
    <w:rsid w:val="003C213D"/>
    <w:rsid w:val="00517E35"/>
    <w:rsid w:val="00530E22"/>
    <w:rsid w:val="005776FE"/>
    <w:rsid w:val="005E7770"/>
    <w:rsid w:val="0063050A"/>
    <w:rsid w:val="006661ED"/>
    <w:rsid w:val="006E3991"/>
    <w:rsid w:val="00705155"/>
    <w:rsid w:val="007173EF"/>
    <w:rsid w:val="00754092"/>
    <w:rsid w:val="00765E24"/>
    <w:rsid w:val="00802E16"/>
    <w:rsid w:val="008676B8"/>
    <w:rsid w:val="009274DE"/>
    <w:rsid w:val="009A0412"/>
    <w:rsid w:val="009B2343"/>
    <w:rsid w:val="009E0978"/>
    <w:rsid w:val="00A3596C"/>
    <w:rsid w:val="00A43519"/>
    <w:rsid w:val="00A81404"/>
    <w:rsid w:val="00A95737"/>
    <w:rsid w:val="00AA3B9F"/>
    <w:rsid w:val="00BB24E4"/>
    <w:rsid w:val="00BE2691"/>
    <w:rsid w:val="00C0613B"/>
    <w:rsid w:val="00C51084"/>
    <w:rsid w:val="00D11B95"/>
    <w:rsid w:val="00D4208D"/>
    <w:rsid w:val="00D51C83"/>
    <w:rsid w:val="00DB538B"/>
    <w:rsid w:val="00DB58D0"/>
    <w:rsid w:val="00E126FA"/>
    <w:rsid w:val="00E51CA2"/>
    <w:rsid w:val="00E651CA"/>
    <w:rsid w:val="00E96B07"/>
    <w:rsid w:val="00F0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6E0CC"/>
  <w15:chartTrackingRefBased/>
  <w15:docId w15:val="{01B05AE8-A01C-451B-A813-0F429781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4335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F0433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1CA2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335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11B9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D11B95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character" w:customStyle="1" w:styleId="20">
    <w:name w:val="Заголовок 2 Знак"/>
    <w:basedOn w:val="a0"/>
    <w:link w:val="2"/>
    <w:uiPriority w:val="9"/>
    <w:rsid w:val="00E51CA2"/>
    <w:rPr>
      <w:rFonts w:ascii="Times New Roman" w:eastAsiaTheme="majorEastAsia" w:hAnsi="Times New Roman" w:cstheme="majorBidi"/>
      <w:b/>
      <w:sz w:val="26"/>
      <w:szCs w:val="26"/>
    </w:rPr>
  </w:style>
  <w:style w:type="paragraph" w:styleId="a5">
    <w:name w:val="List Paragraph"/>
    <w:basedOn w:val="a"/>
    <w:uiPriority w:val="34"/>
    <w:qFormat/>
    <w:rsid w:val="00F043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757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7D0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3757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3757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Grid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7">
    <w:name w:val="Balloon Text"/>
    <w:basedOn w:val="a"/>
    <w:link w:val="a8"/>
    <w:uiPriority w:val="99"/>
    <w:semiHidden/>
    <w:unhideWhenUsed/>
    <w:rsid w:val="00BE26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E2691"/>
    <w:rPr>
      <w:rFonts w:ascii="Segoe UI" w:hAnsi="Segoe UI" w:cs="Segoe UI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D11B9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1B9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1B95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11B95"/>
    <w:rPr>
      <w:color w:val="0563C1" w:themeColor="hyperlink"/>
      <w:u w:val="single"/>
    </w:rPr>
  </w:style>
  <w:style w:type="paragraph" w:styleId="ab">
    <w:name w:val="No Spacing"/>
    <w:link w:val="ac"/>
    <w:uiPriority w:val="1"/>
    <w:qFormat/>
    <w:rsid w:val="00D11B95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D11B95"/>
    <w:rPr>
      <w:rFonts w:eastAsiaTheme="minorEastAsia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D11B95"/>
    <w:pPr>
      <w:numPr>
        <w:ilvl w:val="1"/>
      </w:numPr>
    </w:pPr>
    <w:rPr>
      <w:rFonts w:eastAsiaTheme="minorEastAsia"/>
      <w:color w:val="595959" w:themeColor="text1" w:themeTint="A6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D11B95"/>
    <w:rPr>
      <w:rFonts w:ascii="Times New Roman" w:eastAsiaTheme="minorEastAsia" w:hAnsi="Times New Roman"/>
      <w:color w:val="595959" w:themeColor="text1" w:themeTint="A6"/>
      <w:spacing w:val="15"/>
    </w:rPr>
  </w:style>
  <w:style w:type="paragraph" w:styleId="af">
    <w:name w:val="header"/>
    <w:basedOn w:val="a"/>
    <w:link w:val="af0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24E8"/>
    <w:rPr>
      <w:rFonts w:ascii="Times New Roman" w:hAnsi="Times New Roman"/>
    </w:rPr>
  </w:style>
  <w:style w:type="paragraph" w:styleId="af1">
    <w:name w:val="footer"/>
    <w:basedOn w:val="a"/>
    <w:link w:val="af2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24E8"/>
    <w:rPr>
      <w:rFonts w:ascii="Times New Roman" w:hAnsi="Times New Roman"/>
    </w:rPr>
  </w:style>
  <w:style w:type="character" w:styleId="af3">
    <w:name w:val="Placeholder Text"/>
    <w:basedOn w:val="a0"/>
    <w:uiPriority w:val="99"/>
    <w:semiHidden/>
    <w:rsid w:val="009274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1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1112E2-8EEA-4027-8BD9-82B17FBD9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5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практическому заданию №2</vt:lpstr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практическому заданию №3</dc:title>
  <dc:subject>Численное решение уравнения теплопроводности</dc:subject>
  <dc:creator>Студен группы №437: Белашов Егор Юрьевич (u0=2.67)</dc:creator>
  <cp:keywords/>
  <dc:description/>
  <cp:lastModifiedBy>Егор Белашов</cp:lastModifiedBy>
  <cp:revision>14</cp:revision>
  <cp:lastPrinted>2024-03-06T06:38:00Z</cp:lastPrinted>
  <dcterms:created xsi:type="dcterms:W3CDTF">2024-03-05T19:39:00Z</dcterms:created>
  <dcterms:modified xsi:type="dcterms:W3CDTF">2024-05-14T22:57:00Z</dcterms:modified>
</cp:coreProperties>
</file>